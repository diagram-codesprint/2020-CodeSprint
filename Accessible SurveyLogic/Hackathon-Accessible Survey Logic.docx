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AB2E9" w14:textId="073C7D67" w:rsidR="004700B4" w:rsidRDefault="004700B4" w:rsidP="004700B4">
      <w:pPr>
        <w:pStyle w:val="Title"/>
        <w:jc w:val="center"/>
      </w:pPr>
      <w:r>
        <w:t>Acc</w:t>
      </w:r>
      <w:bookmarkStart w:id="0" w:name="_GoBack"/>
      <w:bookmarkEnd w:id="0"/>
      <w:r>
        <w:t>essible Survey Logic</w:t>
      </w:r>
    </w:p>
    <w:p w14:paraId="30C9D47E" w14:textId="066FFE2D" w:rsidR="004700B4" w:rsidRDefault="004700B4" w:rsidP="004700B4">
      <w:pPr>
        <w:pStyle w:val="Heading1"/>
      </w:pPr>
      <w:r>
        <w:t xml:space="preserve">Background </w:t>
      </w:r>
    </w:p>
    <w:p w14:paraId="1176AA91" w14:textId="77777777" w:rsidR="004700B4" w:rsidRPr="004700B4" w:rsidRDefault="004700B4" w:rsidP="004700B4"/>
    <w:p w14:paraId="7613376B" w14:textId="42EFABF1" w:rsidR="004700B4" w:rsidRPr="004700B4" w:rsidRDefault="004700B4" w:rsidP="004700B4">
      <w:pPr>
        <w:rPr>
          <w:sz w:val="40"/>
          <w:szCs w:val="40"/>
        </w:rPr>
      </w:pPr>
      <w:r w:rsidRPr="004700B4">
        <w:rPr>
          <w:sz w:val="40"/>
          <w:szCs w:val="40"/>
        </w:rPr>
        <w:t xml:space="preserve">Accessible survey logic does not exist. Most external survey tools don’t take accessibility into account, and when they do, it’s an afterthought. Rather than making the tool itself fully accessible, </w:t>
      </w:r>
      <w:r>
        <w:rPr>
          <w:sz w:val="40"/>
          <w:szCs w:val="40"/>
        </w:rPr>
        <w:t>they</w:t>
      </w:r>
      <w:r w:rsidRPr="004700B4">
        <w:rPr>
          <w:sz w:val="40"/>
          <w:szCs w:val="40"/>
        </w:rPr>
        <w:t xml:space="preserve"> just say to not use certain types of questions, or to write a note at the top saying people using screen readers will experience issues. This is a cop out. </w:t>
      </w:r>
    </w:p>
    <w:p w14:paraId="6A153CB5" w14:textId="4BC6E5F6" w:rsidR="004700B4" w:rsidRPr="004700B4" w:rsidRDefault="004700B4" w:rsidP="004700B4">
      <w:pPr>
        <w:rPr>
          <w:sz w:val="40"/>
          <w:szCs w:val="40"/>
        </w:rPr>
      </w:pPr>
    </w:p>
    <w:p w14:paraId="2870F206" w14:textId="7FA4249F" w:rsidR="004700B4" w:rsidRDefault="004700B4" w:rsidP="004700B4">
      <w:pPr>
        <w:rPr>
          <w:sz w:val="40"/>
          <w:szCs w:val="40"/>
        </w:rPr>
      </w:pPr>
      <w:r w:rsidRPr="004700B4">
        <w:rPr>
          <w:sz w:val="40"/>
          <w:szCs w:val="40"/>
        </w:rPr>
        <w:t>For people who are blind or have low vision who need to use a screen reader, this makes it so they can no longer participate in surveys. This locks them out of research, and prevents them from having their voice hear</w:t>
      </w:r>
      <w:r>
        <w:rPr>
          <w:sz w:val="40"/>
          <w:szCs w:val="40"/>
        </w:rPr>
        <w:t>d</w:t>
      </w:r>
      <w:r w:rsidRPr="004700B4">
        <w:rPr>
          <w:sz w:val="40"/>
          <w:szCs w:val="40"/>
        </w:rPr>
        <w:t xml:space="preserve"> for feedback and decision-making. </w:t>
      </w:r>
    </w:p>
    <w:p w14:paraId="2412035D" w14:textId="08935F31" w:rsidR="004700B4" w:rsidRDefault="004700B4" w:rsidP="004700B4">
      <w:pPr>
        <w:rPr>
          <w:sz w:val="40"/>
          <w:szCs w:val="40"/>
        </w:rPr>
      </w:pPr>
    </w:p>
    <w:p w14:paraId="60376A45" w14:textId="107A3936" w:rsidR="004700B4" w:rsidRDefault="004700B4" w:rsidP="004700B4">
      <w:pPr>
        <w:pStyle w:val="Heading1"/>
      </w:pPr>
      <w:r>
        <w:t>Current Problems</w:t>
      </w:r>
    </w:p>
    <w:p w14:paraId="3BF18E38" w14:textId="77777777" w:rsidR="004700B4" w:rsidRPr="004700B4" w:rsidRDefault="004700B4" w:rsidP="004700B4"/>
    <w:p w14:paraId="48257667" w14:textId="2107D88E" w:rsidR="004700B4" w:rsidRDefault="004700B4" w:rsidP="004700B4">
      <w:pPr>
        <w:rPr>
          <w:sz w:val="40"/>
          <w:szCs w:val="40"/>
        </w:rPr>
      </w:pPr>
      <w:r w:rsidRPr="004700B4">
        <w:rPr>
          <w:sz w:val="40"/>
          <w:szCs w:val="40"/>
        </w:rPr>
        <w:t xml:space="preserve">Today, if someone with a screen reader tries to use a survey that includes these </w:t>
      </w:r>
      <w:r w:rsidR="00905B56">
        <w:rPr>
          <w:sz w:val="40"/>
          <w:szCs w:val="40"/>
        </w:rPr>
        <w:t xml:space="preserve">branching </w:t>
      </w:r>
      <w:r w:rsidRPr="004700B4">
        <w:rPr>
          <w:sz w:val="40"/>
          <w:szCs w:val="40"/>
        </w:rPr>
        <w:t xml:space="preserve">logic paths, it will throw errors. The surveys </w:t>
      </w:r>
      <w:r>
        <w:rPr>
          <w:sz w:val="40"/>
          <w:szCs w:val="40"/>
        </w:rPr>
        <w:t xml:space="preserve">may </w:t>
      </w:r>
      <w:r w:rsidRPr="004700B4">
        <w:rPr>
          <w:sz w:val="40"/>
          <w:szCs w:val="40"/>
        </w:rPr>
        <w:t xml:space="preserve">show hidden questions from other sections that aren’t relevant. The numbers of each question </w:t>
      </w:r>
      <w:r>
        <w:rPr>
          <w:sz w:val="40"/>
          <w:szCs w:val="40"/>
        </w:rPr>
        <w:t>as presented to screen readers will be off</w:t>
      </w:r>
      <w:r w:rsidRPr="004700B4">
        <w:rPr>
          <w:sz w:val="40"/>
          <w:szCs w:val="40"/>
        </w:rPr>
        <w:t xml:space="preserve">, which can confuse people further. </w:t>
      </w:r>
    </w:p>
    <w:p w14:paraId="22A8A995" w14:textId="77777777" w:rsidR="004700B4" w:rsidRDefault="004700B4" w:rsidP="004700B4">
      <w:pPr>
        <w:rPr>
          <w:sz w:val="40"/>
          <w:szCs w:val="40"/>
        </w:rPr>
      </w:pPr>
    </w:p>
    <w:p w14:paraId="5BA27FC3" w14:textId="3CE9C203" w:rsidR="004700B4" w:rsidRDefault="004700B4" w:rsidP="004700B4">
      <w:pPr>
        <w:pStyle w:val="Heading1"/>
      </w:pPr>
      <w:r>
        <w:t xml:space="preserve">Design Requirements </w:t>
      </w:r>
    </w:p>
    <w:p w14:paraId="6EC4D024" w14:textId="77777777" w:rsidR="004700B4" w:rsidRPr="004700B4" w:rsidRDefault="004700B4" w:rsidP="004700B4"/>
    <w:p w14:paraId="346F1616" w14:textId="2FC45D69" w:rsidR="004700B4" w:rsidRDefault="004700B4" w:rsidP="004700B4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Creation of</w:t>
      </w:r>
      <w:r w:rsidRPr="004700B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state machine with </w:t>
      </w:r>
      <w:r w:rsidRPr="004700B4">
        <w:rPr>
          <w:sz w:val="40"/>
          <w:szCs w:val="40"/>
        </w:rPr>
        <w:t xml:space="preserve">branching logic. </w:t>
      </w:r>
    </w:p>
    <w:p w14:paraId="6C4F4772" w14:textId="4D142E6F" w:rsidR="004700B4" w:rsidRDefault="004700B4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Ex&gt; Waits for an answer. If</w:t>
      </w:r>
      <w:r w:rsidRPr="004700B4">
        <w:rPr>
          <w:sz w:val="40"/>
          <w:szCs w:val="40"/>
        </w:rPr>
        <w:t xml:space="preserve"> someone answer</w:t>
      </w:r>
      <w:r>
        <w:rPr>
          <w:sz w:val="40"/>
          <w:szCs w:val="40"/>
        </w:rPr>
        <w:t>s</w:t>
      </w:r>
      <w:r w:rsidRPr="004700B4">
        <w:rPr>
          <w:sz w:val="40"/>
          <w:szCs w:val="40"/>
        </w:rPr>
        <w:t xml:space="preserve"> “Yes” to the first question, it </w:t>
      </w:r>
      <w:r>
        <w:rPr>
          <w:sz w:val="40"/>
          <w:szCs w:val="40"/>
        </w:rPr>
        <w:t>takes</w:t>
      </w:r>
      <w:r w:rsidRPr="004700B4">
        <w:rPr>
          <w:sz w:val="40"/>
          <w:szCs w:val="40"/>
        </w:rPr>
        <w:t xml:space="preserve"> them to a separate page than if they answered “No.” </w:t>
      </w:r>
    </w:p>
    <w:p w14:paraId="3DF01D46" w14:textId="3352BE46" w:rsidR="004700B4" w:rsidRDefault="004700B4" w:rsidP="004700B4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4700B4">
        <w:rPr>
          <w:sz w:val="40"/>
          <w:szCs w:val="40"/>
        </w:rPr>
        <w:t xml:space="preserve">This </w:t>
      </w:r>
      <w:r>
        <w:rPr>
          <w:sz w:val="40"/>
          <w:szCs w:val="40"/>
        </w:rPr>
        <w:t>explicitly</w:t>
      </w:r>
      <w:r w:rsidRPr="004700B4">
        <w:rPr>
          <w:sz w:val="40"/>
          <w:szCs w:val="40"/>
        </w:rPr>
        <w:t xml:space="preserve"> need</w:t>
      </w:r>
      <w:r>
        <w:rPr>
          <w:sz w:val="40"/>
          <w:szCs w:val="40"/>
        </w:rPr>
        <w:t>s</w:t>
      </w:r>
      <w:r w:rsidRPr="004700B4">
        <w:rPr>
          <w:sz w:val="40"/>
          <w:szCs w:val="40"/>
        </w:rPr>
        <w:t xml:space="preserve"> to work for screen readers</w:t>
      </w:r>
      <w:r>
        <w:rPr>
          <w:sz w:val="40"/>
          <w:szCs w:val="40"/>
        </w:rPr>
        <w:t xml:space="preserve">. </w:t>
      </w:r>
    </w:p>
    <w:p w14:paraId="11D9E89D" w14:textId="2FF73E9C" w:rsidR="004700B4" w:rsidRDefault="004700B4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Proper headings, reading order, and use of ARIA tags &amp; HTML 5 landmarks for navigation </w:t>
      </w:r>
    </w:p>
    <w:p w14:paraId="3B29BF50" w14:textId="694122F0" w:rsidR="00905B56" w:rsidRDefault="00905B56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Would likely be best suited for vanilla JS/CSS/HTML as that allows for the most direct control over accessibility related attributes. Many JS frameworks don’t do a great job of generating accessible HTML by default and need to be overwritten.</w:t>
      </w:r>
    </w:p>
    <w:p w14:paraId="46490D26" w14:textId="69A303E8" w:rsidR="004700B4" w:rsidRDefault="004700B4" w:rsidP="004700B4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State machine</w:t>
      </w:r>
    </w:p>
    <w:p w14:paraId="08773696" w14:textId="57EA2745" w:rsidR="004700B4" w:rsidRDefault="004700B4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E.g. Wait for an answer -- based on that, fetch the next question. </w:t>
      </w:r>
    </w:p>
    <w:p w14:paraId="4CFA6DC6" w14:textId="48E5B3A0" w:rsidR="004700B4" w:rsidRDefault="004700B4" w:rsidP="004700B4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Storing data and working dynamically</w:t>
      </w:r>
    </w:p>
    <w:p w14:paraId="5900F8AC" w14:textId="14CE53B8" w:rsidR="00905B56" w:rsidRDefault="00905B56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Would need a static representation (l</w:t>
      </w:r>
      <w:r w:rsidR="004700B4">
        <w:rPr>
          <w:sz w:val="40"/>
          <w:szCs w:val="40"/>
        </w:rPr>
        <w:t>ikely incorporating JSON</w:t>
      </w:r>
      <w:r>
        <w:rPr>
          <w:sz w:val="40"/>
          <w:szCs w:val="40"/>
        </w:rPr>
        <w:t xml:space="preserve">) of both the survey definition and of the </w:t>
      </w:r>
      <w:proofErr w:type="gramStart"/>
      <w:r>
        <w:rPr>
          <w:sz w:val="40"/>
          <w:szCs w:val="40"/>
        </w:rPr>
        <w:t>filled out</w:t>
      </w:r>
      <w:proofErr w:type="gramEnd"/>
      <w:r>
        <w:rPr>
          <w:sz w:val="40"/>
          <w:szCs w:val="40"/>
        </w:rPr>
        <w:t xml:space="preserve"> survey</w:t>
      </w:r>
    </w:p>
    <w:p w14:paraId="3B8AD15C" w14:textId="77777777" w:rsidR="00905B56" w:rsidRDefault="00905B56" w:rsidP="004700B4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For the first iteration, we don’t need a backend integration. Simply a ‘load survey JSON’ in the </w:t>
      </w:r>
      <w:r>
        <w:rPr>
          <w:sz w:val="40"/>
          <w:szCs w:val="40"/>
        </w:rPr>
        <w:lastRenderedPageBreak/>
        <w:t>beginning and ‘download response JSON’ at the end will suffice at this stage.</w:t>
      </w:r>
    </w:p>
    <w:p w14:paraId="24B4BA62" w14:textId="77777777" w:rsidR="00905B56" w:rsidRDefault="00905B56" w:rsidP="00672002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Nice to have:</w:t>
      </w:r>
    </w:p>
    <w:p w14:paraId="3812242F" w14:textId="77777777" w:rsidR="00905B56" w:rsidRDefault="00905B56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Some thoughts around an accessible interface for the design/creation of a survey (e.g. specifying question type, content, and logic).</w:t>
      </w:r>
    </w:p>
    <w:p w14:paraId="2F28E754" w14:textId="356199C8" w:rsidR="004700B4" w:rsidRPr="004700B4" w:rsidRDefault="00905B56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This could be anything from a mockup to some beginning code samples.</w:t>
      </w:r>
    </w:p>
    <w:p w14:paraId="036111AF" w14:textId="3BE9BC86" w:rsidR="004700B4" w:rsidRDefault="004700B4" w:rsidP="004700B4">
      <w:pPr>
        <w:rPr>
          <w:ins w:id="1" w:author="John Higgins" w:date="2020-01-16T13:34:00Z"/>
          <w:sz w:val="40"/>
          <w:szCs w:val="40"/>
        </w:rPr>
      </w:pPr>
    </w:p>
    <w:p w14:paraId="56EDF4F1" w14:textId="2A511AB9" w:rsidR="00905B56" w:rsidRDefault="00905B56" w:rsidP="004700B4">
      <w:pPr>
        <w:rPr>
          <w:sz w:val="40"/>
          <w:szCs w:val="40"/>
        </w:rPr>
      </w:pPr>
    </w:p>
    <w:p w14:paraId="646FAB13" w14:textId="7E8A06E1" w:rsidR="004700B4" w:rsidRDefault="004700B4" w:rsidP="004700B4">
      <w:pPr>
        <w:pStyle w:val="Heading1"/>
      </w:pPr>
      <w:r>
        <w:t>Useful Links and Additional Information</w:t>
      </w:r>
    </w:p>
    <w:p w14:paraId="1036F0CF" w14:textId="26C0ED79" w:rsidR="004700B4" w:rsidRDefault="004700B4" w:rsidP="004700B4"/>
    <w:p w14:paraId="1F3D621B" w14:textId="39578FE1" w:rsidR="004700B4" w:rsidRPr="004700B4" w:rsidRDefault="004700B4" w:rsidP="004700B4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4700B4">
        <w:rPr>
          <w:b/>
          <w:bCs/>
          <w:sz w:val="40"/>
          <w:szCs w:val="40"/>
        </w:rPr>
        <w:t xml:space="preserve">Guidelines for accessible surveys and forms (University of California): </w:t>
      </w:r>
      <w:hyperlink r:id="rId7" w:history="1">
        <w:r w:rsidRPr="004700B4">
          <w:rPr>
            <w:rStyle w:val="Hyperlink"/>
            <w:bCs/>
            <w:sz w:val="40"/>
            <w:szCs w:val="40"/>
          </w:rPr>
          <w:t>https://www.ucop.edu/electronic-accessibility/web-developers/tools-and-testing/guidelines-accessible-surveys-forms.html</w:t>
        </w:r>
      </w:hyperlink>
    </w:p>
    <w:p w14:paraId="5E9619ED" w14:textId="77777777" w:rsidR="004700B4" w:rsidRDefault="004700B4" w:rsidP="004700B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95D3D">
        <w:rPr>
          <w:b/>
          <w:bCs/>
          <w:sz w:val="40"/>
          <w:szCs w:val="40"/>
        </w:rPr>
        <w:t>Web Content Accessibility Guidelines (WCAG) 2.1</w:t>
      </w:r>
      <w:r>
        <w:rPr>
          <w:b/>
          <w:bCs/>
          <w:sz w:val="40"/>
          <w:szCs w:val="40"/>
        </w:rPr>
        <w:t xml:space="preserve"> </w:t>
      </w:r>
      <w:r w:rsidRPr="00595D3D">
        <w:rPr>
          <w:sz w:val="40"/>
          <w:szCs w:val="40"/>
        </w:rPr>
        <w:t>W3C Recommendation 05 June 2018</w:t>
      </w:r>
      <w:r>
        <w:rPr>
          <w:sz w:val="40"/>
          <w:szCs w:val="40"/>
        </w:rPr>
        <w:t xml:space="preserve">: </w:t>
      </w:r>
      <w:hyperlink r:id="rId8" w:history="1">
        <w:r w:rsidRPr="00272E96">
          <w:rPr>
            <w:rStyle w:val="Hyperlink"/>
            <w:sz w:val="40"/>
            <w:szCs w:val="40"/>
          </w:rPr>
          <w:t>https://www.w3.org/TR/WCAG21/</w:t>
        </w:r>
      </w:hyperlink>
      <w:r>
        <w:rPr>
          <w:sz w:val="40"/>
          <w:szCs w:val="40"/>
        </w:rPr>
        <w:t xml:space="preserve"> </w:t>
      </w:r>
    </w:p>
    <w:p w14:paraId="01D2B4C8" w14:textId="02D026E0" w:rsidR="00D1010D" w:rsidRPr="004700B4" w:rsidRDefault="004700B4" w:rsidP="004700B4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8F1950">
        <w:rPr>
          <w:b/>
          <w:bCs/>
          <w:sz w:val="40"/>
          <w:szCs w:val="40"/>
        </w:rPr>
        <w:t>Accessible Rich Internet Applications (WAI-ARIA) 1.1</w:t>
      </w:r>
      <w:r>
        <w:rPr>
          <w:b/>
          <w:bCs/>
          <w:sz w:val="40"/>
          <w:szCs w:val="40"/>
        </w:rPr>
        <w:t xml:space="preserve"> </w:t>
      </w:r>
      <w:r w:rsidRPr="008F1950">
        <w:rPr>
          <w:sz w:val="40"/>
          <w:szCs w:val="40"/>
        </w:rPr>
        <w:t>W3C Recommendation 14 December 2017</w:t>
      </w:r>
      <w:r>
        <w:rPr>
          <w:sz w:val="40"/>
          <w:szCs w:val="40"/>
        </w:rPr>
        <w:t xml:space="preserve">: </w:t>
      </w:r>
      <w:hyperlink r:id="rId9" w:history="1">
        <w:r w:rsidRPr="00272E96">
          <w:rPr>
            <w:rStyle w:val="Hyperlink"/>
            <w:sz w:val="40"/>
            <w:szCs w:val="40"/>
          </w:rPr>
          <w:t>https://www.w3.org/TR/wai-aria-1.1/</w:t>
        </w:r>
      </w:hyperlink>
      <w:r>
        <w:rPr>
          <w:sz w:val="40"/>
          <w:szCs w:val="40"/>
        </w:rPr>
        <w:t xml:space="preserve"> </w:t>
      </w:r>
    </w:p>
    <w:sectPr w:rsidR="00D1010D" w:rsidRPr="004700B4" w:rsidSect="0083461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FD8F8" w14:textId="77777777" w:rsidR="006A507D" w:rsidRDefault="006A507D" w:rsidP="004700B4">
      <w:r>
        <w:separator/>
      </w:r>
    </w:p>
  </w:endnote>
  <w:endnote w:type="continuationSeparator" w:id="0">
    <w:p w14:paraId="5DFF1C9E" w14:textId="77777777" w:rsidR="006A507D" w:rsidRDefault="006A507D" w:rsidP="00470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5EEC0" w14:textId="77777777" w:rsidR="006A507D" w:rsidRDefault="006A507D" w:rsidP="004700B4">
      <w:r>
        <w:separator/>
      </w:r>
    </w:p>
  </w:footnote>
  <w:footnote w:type="continuationSeparator" w:id="0">
    <w:p w14:paraId="284EAAC0" w14:textId="77777777" w:rsidR="006A507D" w:rsidRDefault="006A507D" w:rsidP="004700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8C6BC" w14:textId="55581F61" w:rsidR="006061D2" w:rsidRDefault="006061D2" w:rsidP="006061D2">
    <w:pPr>
      <w:pStyle w:val="Header"/>
      <w:jc w:val="right"/>
    </w:pPr>
    <w:ins w:id="2" w:author="Charles LaPierre" w:date="2020-01-17T07:21:00Z">
      <w:r w:rsidRPr="006061D2">
        <w:drawing>
          <wp:inline distT="0" distB="0" distL="0" distR="0" wp14:anchorId="30B8A27C" wp14:editId="65021A59">
            <wp:extent cx="752501" cy="745588"/>
            <wp:effectExtent l="0" t="0" r="0" b="3810"/>
            <wp:docPr id="1" name="Picture 1" descr="Logo: Bene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1464" cy="7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ins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31A5E"/>
    <w:multiLevelType w:val="hybridMultilevel"/>
    <w:tmpl w:val="9E720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E7783"/>
    <w:multiLevelType w:val="hybridMultilevel"/>
    <w:tmpl w:val="1C483E2A"/>
    <w:lvl w:ilvl="0" w:tplc="EE664B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F43441"/>
    <w:multiLevelType w:val="hybridMultilevel"/>
    <w:tmpl w:val="C3A05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1D3310"/>
    <w:multiLevelType w:val="hybridMultilevel"/>
    <w:tmpl w:val="39DE4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hn Higgins">
    <w15:presenceInfo w15:providerId="AD" w15:userId="S-1-5-21-1177238915-602162358-839522115-161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C535C"/>
    <w:rsid w:val="004700B4"/>
    <w:rsid w:val="006061D2"/>
    <w:rsid w:val="00672002"/>
    <w:rsid w:val="006A507D"/>
    <w:rsid w:val="00905B56"/>
    <w:rsid w:val="00B47B5C"/>
    <w:rsid w:val="00BE6271"/>
    <w:rsid w:val="00C711A8"/>
    <w:rsid w:val="00D009ED"/>
    <w:rsid w:val="00D1010D"/>
    <w:rsid w:val="00EC147F"/>
    <w:rsid w:val="00EE6E42"/>
    <w:rsid w:val="00FD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0B4"/>
  </w:style>
  <w:style w:type="paragraph" w:styleId="Heading1">
    <w:name w:val="heading 1"/>
    <w:basedOn w:val="Normal"/>
    <w:next w:val="Normal"/>
    <w:link w:val="Heading1Char"/>
    <w:uiPriority w:val="9"/>
    <w:qFormat/>
    <w:rsid w:val="004700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700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700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00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00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0B4"/>
  </w:style>
  <w:style w:type="paragraph" w:styleId="Footer">
    <w:name w:val="footer"/>
    <w:basedOn w:val="Normal"/>
    <w:link w:val="FooterChar"/>
    <w:uiPriority w:val="99"/>
    <w:unhideWhenUsed/>
    <w:rsid w:val="004700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0B4"/>
  </w:style>
  <w:style w:type="character" w:customStyle="1" w:styleId="UnresolvedMention1">
    <w:name w:val="Unresolved Mention1"/>
    <w:basedOn w:val="DefaultParagraphFont"/>
    <w:uiPriority w:val="99"/>
    <w:rsid w:val="004700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00B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00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0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TR/WCAG21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ucop.edu/electronic-accessibility/web-developers/tools-and-testing/guidelines-accessible-surveys-forms.html" TargetMode="Externa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w3.org/TR/wai-aria-1.1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410</Words>
  <Characters>2274</Characters>
  <Application>Microsoft Office Word</Application>
  <DocSecurity>0</DocSecurity>
  <Lines>73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Benetech</Company>
  <LinksUpToDate>false</LinksUpToDate>
  <CharactersWithSpaces>2680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Accessible Survey Logic</dc:title>
  <dc:subject/>
  <dc:creator>Alex Cabral</dc:creator>
  <cp:keywords/>
  <dc:description/>
  <cp:lastModifiedBy>Charles LaPierre</cp:lastModifiedBy>
  <cp:revision>6</cp:revision>
  <dcterms:created xsi:type="dcterms:W3CDTF">2020-01-16T19:39:00Z</dcterms:created>
  <dcterms:modified xsi:type="dcterms:W3CDTF">2020-01-17T15:23:00Z</dcterms:modified>
  <cp:category/>
</cp:coreProperties>
</file>